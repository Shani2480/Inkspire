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EF98" w14:textId="77777777" w:rsidR="00B045EF" w:rsidRDefault="00D329F6">
      <w:r>
        <w:t>BEFORE</w:t>
      </w:r>
    </w:p>
    <w:p w14:paraId="66895962" w14:textId="43042655" w:rsidR="00D329F6" w:rsidRDefault="00D329F6">
      <w:pPr>
        <w:rPr>
          <w:b/>
        </w:rPr>
      </w:pPr>
      <w:r w:rsidRPr="00D329F6">
        <w:rPr>
          <w:b/>
          <w:rPrChange w:id="0" w:author="Author Name" w:date="2026-10-17T12:08:00Z">
            <w:rPr/>
          </w:rPrChange>
        </w:rPr>
        <w:t xml:space="preserve">keep </w:t>
      </w:r>
      <w:del w:id="1" w:author="Author Name" w:date="2026-10-17T12:08:00Z">
        <w:r w:rsidRPr="00D329F6" w:rsidDel="00D329F6">
          <w:rPr>
            <w:b/>
            <w:rPrChange w:id="2" w:author="Author Name" w:date="2026-10-17T12:08:00Z">
              <w:rPr/>
            </w:rPrChange>
          </w:rPr>
          <w:delText xml:space="preserve">delete-me </w:delText>
        </w:r>
      </w:del>
      <w:r w:rsidRPr="00D329F6">
        <w:rPr>
          <w:b/>
          <w:rPrChange w:id="3" w:author="Author Name" w:date="2026-10-17T12:08:00Z">
            <w:rPr/>
          </w:rPrChange>
        </w:rPr>
        <w:t>keep</w:t>
      </w:r>
      <w:ins w:id="4" w:author="Author Name" w:date="2026-10-17T12:08:00Z">
        <w:r w:rsidRPr="00D329F6">
          <w:rPr>
            <w:b/>
            <w:rPrChange w:id="5" w:author="Author Name" w:date="2026-10-17T12:08:00Z">
              <w:rPr/>
            </w:rPrChange>
          </w:rPr>
          <w:t xml:space="preserve"> INSERTED</w:t>
        </w:r>
      </w:ins>
    </w:p>
    <w:p w14:paraId="237C1D6D" w14:textId="53D0975B" w:rsidR="00D329F6" w:rsidRPr="00D329F6" w:rsidRDefault="00D329F6">
      <w:pPr>
        <w:rPr>
          <w:b/>
          <w:rPrChange w:id="6" w:author="Author Name" w:date="2026-10-17T12:08:00Z">
            <w:rPr/>
          </w:rPrChange>
        </w:rPr>
      </w:pPr>
      <w:r>
        <w:rPr>
          <w:b/>
        </w:rPr>
        <w:t>AFTER</w:t>
      </w:r>
    </w:p>
    <w:sectPr w:rsidR="00D329F6" w:rsidRPr="00D3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uthor Name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6"/>
    <w:rsid w:val="009304DC"/>
    <w:rsid w:val="00B045EF"/>
    <w:rsid w:val="00BE49B2"/>
    <w:rsid w:val="00D3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B402"/>
  <w15:chartTrackingRefBased/>
  <w15:docId w15:val="{EBD6D0AC-CF5E-4CF0-878C-3707CB72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F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329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